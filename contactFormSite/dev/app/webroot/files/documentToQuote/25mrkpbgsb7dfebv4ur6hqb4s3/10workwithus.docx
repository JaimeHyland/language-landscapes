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735" w:rsidRPr="00342735" w:rsidRDefault="00342735" w:rsidP="00342735">
      <w:pPr>
        <w:shd w:val="clear" w:color="auto" w:fill="FFFFFF"/>
        <w:spacing w:before="300" w:after="150" w:line="240" w:lineRule="auto"/>
        <w:outlineLvl w:val="2"/>
        <w:rPr>
          <w:rFonts w:ascii="Yanone Kaffeesatz Regular" w:eastAsia="Times New Roman" w:hAnsi="Yanone Kaffeesatz Regular" w:cs="Times New Roman"/>
          <w:sz w:val="36"/>
          <w:szCs w:val="36"/>
          <w:lang w:eastAsia="de-DE"/>
        </w:rPr>
      </w:pPr>
      <w:r w:rsidRPr="00342735">
        <w:rPr>
          <w:rFonts w:ascii="Yanone Kaffeesatz Regular" w:eastAsia="Times New Roman" w:hAnsi="Yanone Kaffeesatz Regular" w:cs="Times New Roman"/>
          <w:sz w:val="36"/>
          <w:szCs w:val="36"/>
          <w:lang w:eastAsia="de-DE"/>
        </w:rPr>
        <w:t xml:space="preserve">Ein Partner, der </w:t>
      </w:r>
      <w:del w:id="0" w:author="Edda Hofmann" w:date="2014-09-05T12:50:00Z">
        <w:r w:rsidRPr="00342735" w:rsidDel="00342735">
          <w:rPr>
            <w:rFonts w:ascii="Yanone Kaffeesatz Regular" w:eastAsia="Times New Roman" w:hAnsi="Yanone Kaffeesatz Regular" w:cs="Times New Roman"/>
            <w:sz w:val="36"/>
            <w:szCs w:val="36"/>
            <w:lang w:eastAsia="de-DE"/>
          </w:rPr>
          <w:delText xml:space="preserve">die </w:delText>
        </w:r>
      </w:del>
      <w:ins w:id="1" w:author="Edda Hofmann" w:date="2014-09-05T12:50:00Z">
        <w:r>
          <w:rPr>
            <w:rFonts w:ascii="Yanone Kaffeesatz Regular" w:eastAsia="Times New Roman" w:hAnsi="Yanone Kaffeesatz Regular" w:cs="Times New Roman"/>
            <w:sz w:val="36"/>
            <w:szCs w:val="36"/>
            <w:lang w:eastAsia="de-DE"/>
          </w:rPr>
          <w:t>den</w:t>
        </w:r>
        <w:r w:rsidRPr="00342735">
          <w:rPr>
            <w:rFonts w:ascii="Yanone Kaffeesatz Regular" w:eastAsia="Times New Roman" w:hAnsi="Yanone Kaffeesatz Regular" w:cs="Times New Roman"/>
            <w:sz w:val="36"/>
            <w:szCs w:val="36"/>
            <w:lang w:eastAsia="de-DE"/>
          </w:rPr>
          <w:t xml:space="preserve"> </w:t>
        </w:r>
      </w:ins>
      <w:r w:rsidRPr="00342735">
        <w:rPr>
          <w:rFonts w:ascii="Yanone Kaffeesatz Regular" w:eastAsia="Times New Roman" w:hAnsi="Yanone Kaffeesatz Regular" w:cs="Times New Roman"/>
          <w:sz w:val="36"/>
          <w:szCs w:val="36"/>
          <w:lang w:eastAsia="de-DE"/>
        </w:rPr>
        <w:t>höchsten Standard erwartet und zu schätzen weiß</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Als qualitätsorientierter professioneller Freiberufler in der Lokalisierungsbranche suche</w:t>
      </w:r>
      <w:ins w:id="2" w:author="Edda Hofmann" w:date="2014-09-05T12:50:00Z">
        <w:r>
          <w:rPr>
            <w:rFonts w:ascii="Helvetica" w:eastAsia="Times New Roman" w:hAnsi="Helvetica" w:cs="Helvetica"/>
            <w:sz w:val="21"/>
            <w:szCs w:val="21"/>
            <w:lang w:eastAsia="de-DE"/>
          </w:rPr>
          <w:t>n</w:t>
        </w:r>
      </w:ins>
      <w:r w:rsidRPr="00342735">
        <w:rPr>
          <w:rFonts w:ascii="Helvetica" w:eastAsia="Times New Roman" w:hAnsi="Helvetica" w:cs="Helvetica"/>
          <w:sz w:val="21"/>
          <w:szCs w:val="21"/>
          <w:lang w:eastAsia="de-DE"/>
        </w:rPr>
        <w:t xml:space="preserve"> Sie aller Wahrscheinlichkeit nach ebenso professionelle</w:t>
      </w:r>
      <w:ins w:id="3" w:author="Edda Hofmann" w:date="2014-09-05T12:50:00Z">
        <w:r>
          <w:rPr>
            <w:rFonts w:ascii="Helvetica" w:eastAsia="Times New Roman" w:hAnsi="Helvetica" w:cs="Helvetica"/>
            <w:sz w:val="21"/>
            <w:szCs w:val="21"/>
            <w:lang w:eastAsia="de-DE"/>
          </w:rPr>
          <w:t>n</w:t>
        </w:r>
      </w:ins>
      <w:r w:rsidRPr="00342735">
        <w:rPr>
          <w:rFonts w:ascii="Helvetica" w:eastAsia="Times New Roman" w:hAnsi="Helvetica" w:cs="Helvetica"/>
          <w:sz w:val="21"/>
          <w:szCs w:val="21"/>
          <w:lang w:eastAsia="de-DE"/>
        </w:rPr>
        <w:t xml:space="preserve"> Dienstleistungsanbieter</w:t>
      </w:r>
      <w:ins w:id="4" w:author="Edda Hofmann" w:date="2014-09-05T12:50:00Z">
        <w:r>
          <w:rPr>
            <w:rFonts w:ascii="Helvetica" w:eastAsia="Times New Roman" w:hAnsi="Helvetica" w:cs="Helvetica"/>
            <w:sz w:val="21"/>
            <w:szCs w:val="21"/>
            <w:lang w:eastAsia="de-DE"/>
          </w:rPr>
          <w:t>n</w:t>
        </w:r>
      </w:ins>
      <w:r w:rsidRPr="00342735">
        <w:rPr>
          <w:rFonts w:ascii="Helvetica" w:eastAsia="Times New Roman" w:hAnsi="Helvetica" w:cs="Helvetica"/>
          <w:sz w:val="21"/>
          <w:szCs w:val="21"/>
          <w:lang w:eastAsia="de-DE"/>
        </w:rPr>
        <w:t>, denen die Qualität der an die Endkunden gelieferten Projekte am Herzen liegt, die den Prozess der Internationalisierung im Internet verstehen und die qualitativ hochwertige, fristgerecht gelieferte und den Vorgaben entsprechende Arbeit zu schätzen wissen.</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Wir sind stets auf der Suche nach folgenden talentierten Freiberuflern:</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Übersetzer</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Lokalisierungsspezialisten</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Korrekturleser</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Redakteure</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Lektoren</w:t>
      </w:r>
    </w:p>
    <w:p w:rsidR="00342735" w:rsidRPr="00342735" w:rsidRDefault="00342735" w:rsidP="00342735">
      <w:pPr>
        <w:numPr>
          <w:ilvl w:val="0"/>
          <w:numId w:val="1"/>
        </w:numPr>
        <w:shd w:val="clear" w:color="auto" w:fill="FFFFFF"/>
        <w:spacing w:before="100" w:beforeAutospacing="1" w:after="100" w:afterAutospacing="1" w:line="300" w:lineRule="atLeast"/>
        <w:jc w:val="both"/>
        <w:rPr>
          <w:rFonts w:ascii="Helvetica" w:eastAsia="Times New Roman" w:hAnsi="Helvetica" w:cs="Helvetica"/>
          <w:sz w:val="21"/>
          <w:szCs w:val="21"/>
          <w:lang w:eastAsia="de-DE"/>
        </w:rPr>
      </w:pPr>
      <w:r w:rsidRPr="00342735">
        <w:rPr>
          <w:rFonts w:ascii="Helvetica" w:eastAsia="Times New Roman" w:hAnsi="Helvetica" w:cs="Helvetica"/>
          <w:b/>
          <w:bCs/>
          <w:sz w:val="21"/>
          <w:szCs w:val="21"/>
          <w:lang w:eastAsia="de-DE"/>
        </w:rPr>
        <w:t>Programmierer mit einer Spezialisierung im Bereich Internationalisierung</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 xml:space="preserve">Sie sind talentiert, erfahren, bieten den höchsten Qualitätsstandard und wissen, welche Bedeutung diese Standards in der </w:t>
      </w:r>
      <w:ins w:id="5" w:author="Edda Hofmann" w:date="2014-09-05T12:51:00Z">
        <w:r>
          <w:rPr>
            <w:rFonts w:ascii="Helvetica" w:eastAsia="Times New Roman" w:hAnsi="Helvetica" w:cs="Helvetica"/>
            <w:sz w:val="21"/>
            <w:szCs w:val="21"/>
            <w:lang w:eastAsia="de-DE"/>
          </w:rPr>
          <w:t>e</w:t>
        </w:r>
      </w:ins>
      <w:del w:id="6" w:author="Edda Hofmann" w:date="2014-09-05T12:51:00Z">
        <w:r w:rsidRPr="00342735" w:rsidDel="00342735">
          <w:rPr>
            <w:rFonts w:ascii="Helvetica" w:eastAsia="Times New Roman" w:hAnsi="Helvetica" w:cs="Helvetica"/>
            <w:sz w:val="21"/>
            <w:szCs w:val="21"/>
            <w:lang w:eastAsia="de-DE"/>
          </w:rPr>
          <w:delText>a</w:delText>
        </w:r>
      </w:del>
      <w:r w:rsidRPr="00342735">
        <w:rPr>
          <w:rFonts w:ascii="Helvetica" w:eastAsia="Times New Roman" w:hAnsi="Helvetica" w:cs="Helvetica"/>
          <w:sz w:val="21"/>
          <w:szCs w:val="21"/>
          <w:lang w:eastAsia="de-DE"/>
        </w:rPr>
        <w:t xml:space="preserve">ndgültigen Analyse bedeuten? Dann sind wir an Ihnen interessiert. Wir wollen langfristige Beziehungen mit den Freiberuflern aufbauen, die immer wieder die bestmögliche Qualität liefern. Hierzu sind wir bereit, diese Arbeit fair zu entlohnen, und zwar zu einem Preis, der sowohl auf der Qualität der gelieferten Arbeit als auch der Quantität basiert. Haben wir Ihr Interesse geweckt? Dann füllen Sie </w:t>
      </w:r>
      <w:ins w:id="7" w:author="Edda Hofmann" w:date="2014-09-05T12:52:00Z">
        <w:r>
          <w:rPr>
            <w:rFonts w:ascii="Helvetica" w:eastAsia="Times New Roman" w:hAnsi="Helvetica" w:cs="Helvetica"/>
            <w:sz w:val="21"/>
            <w:szCs w:val="21"/>
            <w:lang w:eastAsia="de-DE"/>
          </w:rPr>
          <w:t xml:space="preserve">das </w:t>
        </w:r>
      </w:ins>
      <w:r w:rsidRPr="00342735">
        <w:rPr>
          <w:rFonts w:ascii="Helvetica" w:eastAsia="Times New Roman" w:hAnsi="Helvetica" w:cs="Helvetica"/>
          <w:sz w:val="21"/>
          <w:szCs w:val="21"/>
          <w:lang w:eastAsia="de-DE"/>
        </w:rPr>
        <w:t>nach nachstehende</w:t>
      </w:r>
      <w:ins w:id="8" w:author="Edda Hofmann" w:date="2014-09-05T12:52:00Z">
        <w:r>
          <w:rPr>
            <w:rFonts w:ascii="Helvetica" w:eastAsia="Times New Roman" w:hAnsi="Helvetica" w:cs="Helvetica"/>
            <w:sz w:val="21"/>
            <w:szCs w:val="21"/>
            <w:lang w:eastAsia="de-DE"/>
          </w:rPr>
          <w:t xml:space="preserve"> </w:t>
        </w:r>
      </w:ins>
      <w:del w:id="9" w:author="Edda Hofmann" w:date="2014-09-05T12:52:00Z">
        <w:r w:rsidRPr="00342735" w:rsidDel="00342735">
          <w:rPr>
            <w:rFonts w:ascii="Helvetica" w:eastAsia="Times New Roman" w:hAnsi="Helvetica" w:cs="Helvetica"/>
            <w:sz w:val="21"/>
            <w:szCs w:val="21"/>
            <w:lang w:eastAsia="de-DE"/>
          </w:rPr>
          <w:delText xml:space="preserve"> </w:delText>
        </w:r>
      </w:del>
      <w:r w:rsidRPr="00342735">
        <w:rPr>
          <w:rFonts w:ascii="Helvetica" w:eastAsia="Times New Roman" w:hAnsi="Helvetica" w:cs="Helvetica"/>
          <w:sz w:val="21"/>
          <w:szCs w:val="21"/>
          <w:lang w:eastAsia="de-DE"/>
        </w:rPr>
        <w:t>E-Mail-Formular</w:t>
      </w:r>
      <w:ins w:id="10" w:author="Edda Hofmann" w:date="2014-09-05T12:52:00Z">
        <w:r>
          <w:rPr>
            <w:rFonts w:ascii="Helvetica" w:eastAsia="Times New Roman" w:hAnsi="Helvetica" w:cs="Helvetica"/>
            <w:sz w:val="21"/>
            <w:szCs w:val="21"/>
            <w:lang w:eastAsia="de-DE"/>
          </w:rPr>
          <w:t xml:space="preserve"> aus</w:t>
        </w:r>
      </w:ins>
      <w:r w:rsidRPr="00342735">
        <w:rPr>
          <w:rFonts w:ascii="Helvetica" w:eastAsia="Times New Roman" w:hAnsi="Helvetica" w:cs="Helvetica"/>
          <w:sz w:val="21"/>
          <w:szCs w:val="21"/>
          <w:lang w:eastAsia="de-DE"/>
        </w:rPr>
        <w:t xml:space="preserve"> und treten Sie mit uns in Kontakt.</w:t>
      </w:r>
    </w:p>
    <w:p w:rsidR="00342735" w:rsidRPr="00342735" w:rsidRDefault="00342735" w:rsidP="00342735">
      <w:pPr>
        <w:shd w:val="clear" w:color="auto" w:fill="FFFFFF"/>
        <w:spacing w:before="300" w:after="150" w:line="240" w:lineRule="auto"/>
        <w:outlineLvl w:val="2"/>
        <w:rPr>
          <w:rFonts w:ascii="Yanone Kaffeesatz Regular" w:eastAsia="Times New Roman" w:hAnsi="Yanone Kaffeesatz Regular" w:cs="Times New Roman"/>
          <w:sz w:val="36"/>
          <w:szCs w:val="36"/>
          <w:lang w:eastAsia="de-DE"/>
        </w:rPr>
      </w:pPr>
      <w:r w:rsidRPr="00342735">
        <w:rPr>
          <w:rFonts w:ascii="Yanone Kaffeesatz Regular" w:eastAsia="Times New Roman" w:hAnsi="Yanone Kaffeesatz Regular" w:cs="Times New Roman"/>
          <w:sz w:val="36"/>
          <w:szCs w:val="36"/>
          <w:lang w:eastAsia="de-DE"/>
        </w:rPr>
        <w:t>Ein Partner, der bei der Entwicklung Ihrer Kompetenzen hilft</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 xml:space="preserve">Wir sehen </w:t>
      </w:r>
      <w:ins w:id="11" w:author="Edda Hofmann" w:date="2014-09-05T12:54:00Z">
        <w:r>
          <w:rPr>
            <w:rFonts w:ascii="Helvetica" w:eastAsia="Times New Roman" w:hAnsi="Helvetica" w:cs="Helvetica"/>
            <w:sz w:val="21"/>
            <w:szCs w:val="21"/>
            <w:lang w:eastAsia="de-DE"/>
          </w:rPr>
          <w:t xml:space="preserve">in </w:t>
        </w:r>
      </w:ins>
      <w:r w:rsidRPr="00342735">
        <w:rPr>
          <w:rFonts w:ascii="Helvetica" w:eastAsia="Times New Roman" w:hAnsi="Helvetica" w:cs="Helvetica"/>
          <w:sz w:val="21"/>
          <w:szCs w:val="21"/>
          <w:lang w:eastAsia="de-DE"/>
        </w:rPr>
        <w:t xml:space="preserve">uns selbst </w:t>
      </w:r>
      <w:del w:id="12" w:author="Edda Hofmann" w:date="2014-09-05T12:54:00Z">
        <w:r w:rsidRPr="00342735" w:rsidDel="00342735">
          <w:rPr>
            <w:rFonts w:ascii="Helvetica" w:eastAsia="Times New Roman" w:hAnsi="Helvetica" w:cs="Helvetica"/>
            <w:sz w:val="21"/>
            <w:szCs w:val="21"/>
            <w:lang w:eastAsia="de-DE"/>
          </w:rPr>
          <w:delText xml:space="preserve">als </w:delText>
        </w:r>
      </w:del>
      <w:r w:rsidRPr="00342735">
        <w:rPr>
          <w:rFonts w:ascii="Helvetica" w:eastAsia="Times New Roman" w:hAnsi="Helvetica" w:cs="Helvetica"/>
          <w:sz w:val="21"/>
          <w:szCs w:val="21"/>
          <w:lang w:eastAsia="de-DE"/>
        </w:rPr>
        <w:t>mehr als nur eine Übersetzungsagentur – ein Geschäftsmodell, das in der Vergangenheit oftmals kaum weniger bedeutet hat als eine Vermittlung von Dienstleistungen an Anbieter, von denen man gehofft hat, dass sie die richtigen Übersetzer für das jeweilige Projekt sind. Wir sind stolz darauf, unseren Kunden praktisch jeden Wunsch im Bereich der Lokalisierung erfüllen zu können. Wenn Sie unser Partner werden, sind Sie Teil eines kompetenten und hoch motivierten Teams. Ihre Arbeit erledigen Sie im Rahmen eines Arbeitsablaufs, der Ihnen sowohl ermöglicht, sich auf das zu konzentrieren, was Sie am besten können, als auch neue Kompetenzen zu erwerben und sich neuen Herausforderungen zu stellen.</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Wir teilen unsere Einblicke mit unseren Partnern, geben relevante Informationen weiter und bieten Feedback zu der von ihnen gelieferten Arbeit. Wir hoffen auch von unseren Partnern lernen zu können. Zudem sind wir der Meinung, dass die Vorteile der Kenntnisse, der Technologien und der Erfahrungen fair zwischen unseren Kunden, unseren Übersetzern und uns selbst aufgeteilt werden sollten. Aus diesem Grund unterstützen wir die talentierten Freiberufler in unserem Netzwerk, damit sie sich mit unseren Lokalisierungsprozessen und der von uns verwendeten Technologie vertraut machen können.</w:t>
      </w:r>
    </w:p>
    <w:p w:rsidR="00342735" w:rsidRPr="00342735" w:rsidRDefault="00342735" w:rsidP="00342735">
      <w:pPr>
        <w:shd w:val="clear" w:color="auto" w:fill="FFFFFF"/>
        <w:spacing w:before="300" w:after="150" w:line="240" w:lineRule="auto"/>
        <w:outlineLvl w:val="2"/>
        <w:rPr>
          <w:rFonts w:ascii="Yanone Kaffeesatz Regular" w:eastAsia="Times New Roman" w:hAnsi="Yanone Kaffeesatz Regular" w:cs="Times New Roman"/>
          <w:sz w:val="36"/>
          <w:szCs w:val="36"/>
          <w:lang w:eastAsia="de-DE"/>
        </w:rPr>
      </w:pPr>
      <w:r w:rsidRPr="00342735">
        <w:rPr>
          <w:rFonts w:ascii="Yanone Kaffeesatz Regular" w:eastAsia="Times New Roman" w:hAnsi="Yanone Kaffeesatz Regular" w:cs="Times New Roman"/>
          <w:sz w:val="36"/>
          <w:szCs w:val="36"/>
          <w:lang w:eastAsia="de-DE"/>
        </w:rPr>
        <w:t>Ein Partner, der seine Versprechen hält</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lastRenderedPageBreak/>
        <w:t>Es ist uns wichtig, dass Ihre geleistete Arbeit vereinbarungsgemäß und pünktlich entlohnt wird. Wir teilen die Vorteile der von uns verwendeten Technologie fair zwischen unseren Kunden, unseren Partnern und uns selbst auf. Anders als viele andere Übersetzungsagenturen haben wir das Selbstvertrauen, eine direkte, strukturierte Kommunikation zwischen unseren Kunden und Partnern zu fördern, da wir der Meinung sind, dass der Mehrwert, den wir unseren Partnern und Kunden bieten, viel zu wertvoll ist, als dass eine der beiden Seiten darauf verzichten könnte. Diese direkte Kommunikation spart allen Beteiligten Zeit und Mühen.</w:t>
      </w:r>
    </w:p>
    <w:p w:rsidR="00342735" w:rsidRPr="00342735" w:rsidRDefault="00342735" w:rsidP="00342735">
      <w:pPr>
        <w:shd w:val="clear" w:color="auto" w:fill="FFFFFF"/>
        <w:spacing w:before="300" w:after="150" w:line="240" w:lineRule="auto"/>
        <w:outlineLvl w:val="2"/>
        <w:rPr>
          <w:rFonts w:ascii="Yanone Kaffeesatz Regular" w:eastAsia="Times New Roman" w:hAnsi="Yanone Kaffeesatz Regular" w:cs="Times New Roman"/>
          <w:sz w:val="36"/>
          <w:szCs w:val="36"/>
          <w:lang w:eastAsia="de-DE"/>
        </w:rPr>
      </w:pPr>
      <w:r w:rsidRPr="00342735">
        <w:rPr>
          <w:rFonts w:ascii="Yanone Kaffeesatz Regular" w:eastAsia="Times New Roman" w:hAnsi="Yanone Kaffeesatz Regular" w:cs="Times New Roman"/>
          <w:sz w:val="36"/>
          <w:szCs w:val="36"/>
          <w:lang w:eastAsia="de-DE"/>
        </w:rPr>
        <w:t>Jetzt sind Sie an der Reihe</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Sie sind Lokalisierungsprofi oder Spezialist im Bereich Internationalisierung? Dann verraten Sie uns doch bitte Ihre Kompetenzen (Übersetzer, Korrekturleser und Lektoren, die Sprachkombinationen, in denen Sie arbeiten, sowie die CAT-Tools, die Sie verwenden) und beschreiben Sie (relativ kurz), in welchen Fachgebieten Sie am liebsten tätig sind.</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Übersetzer sollten im Feld "Nachricht" auch Angaben zu ihren Erfahrungen, Qualifikationen und ihrer Übersetzungsphilosophie machen.</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Alle</w:t>
      </w:r>
      <w:del w:id="13" w:author="Edda Hofmann" w:date="2014-09-05T12:56:00Z">
        <w:r w:rsidRPr="00342735" w:rsidDel="00342735">
          <w:rPr>
            <w:rFonts w:ascii="Helvetica" w:eastAsia="Times New Roman" w:hAnsi="Helvetica" w:cs="Helvetica"/>
            <w:sz w:val="21"/>
            <w:szCs w:val="21"/>
            <w:lang w:eastAsia="de-DE"/>
          </w:rPr>
          <w:delText>n</w:delText>
        </w:r>
      </w:del>
      <w:r w:rsidRPr="00342735">
        <w:rPr>
          <w:rFonts w:ascii="Helvetica" w:eastAsia="Times New Roman" w:hAnsi="Helvetica" w:cs="Helvetica"/>
          <w:sz w:val="21"/>
          <w:szCs w:val="21"/>
          <w:lang w:eastAsia="de-DE"/>
        </w:rPr>
        <w:t xml:space="preserve"> Bewerbungen sollten einen kurzen Lebenslauf oder ein Kurzprofil </w:t>
      </w:r>
      <w:del w:id="14" w:author="Edda Hofmann" w:date="2014-09-05T12:56:00Z">
        <w:r w:rsidRPr="00342735" w:rsidDel="00342735">
          <w:rPr>
            <w:rFonts w:ascii="Helvetica" w:eastAsia="Times New Roman" w:hAnsi="Helvetica" w:cs="Helvetica"/>
            <w:sz w:val="21"/>
            <w:szCs w:val="21"/>
            <w:lang w:eastAsia="de-DE"/>
          </w:rPr>
          <w:delText>umfassen</w:delText>
        </w:r>
      </w:del>
      <w:ins w:id="15" w:author="Edda Hofmann" w:date="2014-09-05T12:56:00Z">
        <w:r>
          <w:rPr>
            <w:rFonts w:ascii="Helvetica" w:eastAsia="Times New Roman" w:hAnsi="Helvetica" w:cs="Helvetica"/>
            <w:sz w:val="21"/>
            <w:szCs w:val="21"/>
            <w:lang w:eastAsia="de-DE"/>
          </w:rPr>
          <w:t>enthalten</w:t>
        </w:r>
      </w:ins>
      <w:r w:rsidRPr="00342735">
        <w:rPr>
          <w:rFonts w:ascii="Helvetica" w:eastAsia="Times New Roman" w:hAnsi="Helvetica" w:cs="Helvetica"/>
          <w:sz w:val="21"/>
          <w:szCs w:val="21"/>
          <w:lang w:eastAsia="de-DE"/>
        </w:rPr>
        <w:t xml:space="preserve">. </w:t>
      </w:r>
      <w:del w:id="16" w:author="Edda Hofmann" w:date="2014-09-05T12:59:00Z">
        <w:r w:rsidRPr="00342735" w:rsidDel="001532A3">
          <w:rPr>
            <w:rFonts w:ascii="Helvetica" w:eastAsia="Times New Roman" w:hAnsi="Helvetica" w:cs="Helvetica"/>
            <w:sz w:val="21"/>
            <w:szCs w:val="21"/>
            <w:lang w:eastAsia="de-DE"/>
          </w:rPr>
          <w:delText xml:space="preserve">Dies </w:delText>
        </w:r>
      </w:del>
      <w:ins w:id="17" w:author="Edda Hofmann" w:date="2014-09-05T12:59:00Z">
        <w:r w:rsidR="001532A3">
          <w:rPr>
            <w:rFonts w:ascii="Helvetica" w:eastAsia="Times New Roman" w:hAnsi="Helvetica" w:cs="Helvetica"/>
            <w:sz w:val="21"/>
            <w:szCs w:val="21"/>
            <w:lang w:eastAsia="de-DE"/>
          </w:rPr>
          <w:t>D</w:t>
        </w:r>
      </w:ins>
      <w:ins w:id="18" w:author="Edda Hofmann" w:date="2014-09-05T13:01:00Z">
        <w:r w:rsidR="001532A3">
          <w:rPr>
            <w:rFonts w:ascii="Helvetica" w:eastAsia="Times New Roman" w:hAnsi="Helvetica" w:cs="Helvetica"/>
            <w:sz w:val="21"/>
            <w:szCs w:val="21"/>
            <w:lang w:eastAsia="de-DE"/>
          </w:rPr>
          <w:t>ies</w:t>
        </w:r>
      </w:ins>
      <w:ins w:id="19" w:author="Edda Hofmann" w:date="2014-09-05T12:59:00Z">
        <w:r w:rsidR="001532A3">
          <w:rPr>
            <w:rFonts w:ascii="Helvetica" w:eastAsia="Times New Roman" w:hAnsi="Helvetica" w:cs="Helvetica"/>
            <w:sz w:val="21"/>
            <w:szCs w:val="21"/>
            <w:lang w:eastAsia="de-DE"/>
          </w:rPr>
          <w:t xml:space="preserve"> kann </w:t>
        </w:r>
      </w:ins>
      <w:del w:id="20" w:author="Edda Hofmann" w:date="2014-09-05T12:59:00Z">
        <w:r w:rsidRPr="00342735" w:rsidDel="001532A3">
          <w:rPr>
            <w:rFonts w:ascii="Helvetica" w:eastAsia="Times New Roman" w:hAnsi="Helvetica" w:cs="Helvetica"/>
            <w:sz w:val="21"/>
            <w:szCs w:val="21"/>
            <w:lang w:eastAsia="de-DE"/>
          </w:rPr>
          <w:delText xml:space="preserve">kann </w:delText>
        </w:r>
      </w:del>
      <w:r w:rsidRPr="00342735">
        <w:rPr>
          <w:rFonts w:ascii="Helvetica" w:eastAsia="Times New Roman" w:hAnsi="Helvetica" w:cs="Helvetica"/>
          <w:sz w:val="21"/>
          <w:szCs w:val="21"/>
          <w:lang w:eastAsia="de-DE"/>
        </w:rPr>
        <w:t>entweder</w:t>
      </w:r>
      <w:ins w:id="21" w:author="Edda Hofmann" w:date="2014-09-05T13:00:00Z">
        <w:r w:rsidR="001532A3">
          <w:rPr>
            <w:rFonts w:ascii="Helvetica" w:eastAsia="Times New Roman" w:hAnsi="Helvetica" w:cs="Helvetica"/>
            <w:sz w:val="21"/>
            <w:szCs w:val="21"/>
            <w:lang w:eastAsia="de-DE"/>
          </w:rPr>
          <w:t xml:space="preserve"> durch das Einfügen</w:t>
        </w:r>
      </w:ins>
      <w:r w:rsidRPr="00342735">
        <w:rPr>
          <w:rFonts w:ascii="Helvetica" w:eastAsia="Times New Roman" w:hAnsi="Helvetica" w:cs="Helvetica"/>
          <w:sz w:val="21"/>
          <w:szCs w:val="21"/>
          <w:lang w:eastAsia="de-DE"/>
        </w:rPr>
        <w:t xml:space="preserve"> in das </w:t>
      </w:r>
      <w:proofErr w:type="spellStart"/>
      <w:r w:rsidRPr="00342735">
        <w:rPr>
          <w:rFonts w:ascii="Helvetica" w:eastAsia="Times New Roman" w:hAnsi="Helvetica" w:cs="Helvetica"/>
          <w:sz w:val="21"/>
          <w:szCs w:val="21"/>
          <w:lang w:eastAsia="de-DE"/>
        </w:rPr>
        <w:t>Nachrichti</w:t>
      </w:r>
      <w:ins w:id="22" w:author="Edda Hofmann" w:date="2014-09-05T12:59:00Z">
        <w:r w:rsidR="001532A3">
          <w:rPr>
            <w:rFonts w:ascii="Helvetica" w:eastAsia="Times New Roman" w:hAnsi="Helvetica" w:cs="Helvetica"/>
            <w:sz w:val="21"/>
            <w:szCs w:val="21"/>
            <w:lang w:eastAsia="de-DE"/>
          </w:rPr>
          <w:t>en</w:t>
        </w:r>
      </w:ins>
      <w:del w:id="23" w:author="Edda Hofmann" w:date="2014-09-05T12:59:00Z">
        <w:r w:rsidRPr="00342735" w:rsidDel="001532A3">
          <w:rPr>
            <w:rFonts w:ascii="Helvetica" w:eastAsia="Times New Roman" w:hAnsi="Helvetica" w:cs="Helvetica"/>
            <w:sz w:val="21"/>
            <w:szCs w:val="21"/>
            <w:lang w:eastAsia="de-DE"/>
          </w:rPr>
          <w:delText>g</w:delText>
        </w:r>
      </w:del>
      <w:del w:id="24" w:author="Edda Hofmann" w:date="2014-09-05T12:57:00Z">
        <w:r w:rsidRPr="00342735" w:rsidDel="00342735">
          <w:rPr>
            <w:rFonts w:ascii="Helvetica" w:eastAsia="Times New Roman" w:hAnsi="Helvetica" w:cs="Helvetica"/>
            <w:sz w:val="21"/>
            <w:szCs w:val="21"/>
            <w:lang w:eastAsia="de-DE"/>
          </w:rPr>
          <w:delText>en</w:delText>
        </w:r>
      </w:del>
      <w:r w:rsidRPr="00342735">
        <w:rPr>
          <w:rFonts w:ascii="Helvetica" w:eastAsia="Times New Roman" w:hAnsi="Helvetica" w:cs="Helvetica"/>
          <w:sz w:val="21"/>
          <w:szCs w:val="21"/>
          <w:lang w:eastAsia="de-DE"/>
        </w:rPr>
        <w:t>feld</w:t>
      </w:r>
      <w:proofErr w:type="spellEnd"/>
      <w:r w:rsidRPr="00342735">
        <w:rPr>
          <w:rFonts w:ascii="Helvetica" w:eastAsia="Times New Roman" w:hAnsi="Helvetica" w:cs="Helvetica"/>
          <w:sz w:val="21"/>
          <w:szCs w:val="21"/>
          <w:lang w:eastAsia="de-DE"/>
        </w:rPr>
        <w:t xml:space="preserve"> </w:t>
      </w:r>
      <w:del w:id="25" w:author="Edda Hofmann" w:date="2014-09-05T13:00:00Z">
        <w:r w:rsidRPr="00342735" w:rsidDel="001532A3">
          <w:rPr>
            <w:rFonts w:ascii="Helvetica" w:eastAsia="Times New Roman" w:hAnsi="Helvetica" w:cs="Helvetica"/>
            <w:sz w:val="21"/>
            <w:szCs w:val="21"/>
            <w:lang w:eastAsia="de-DE"/>
          </w:rPr>
          <w:delText xml:space="preserve">eingefügt </w:delText>
        </w:r>
      </w:del>
      <w:r w:rsidRPr="00342735">
        <w:rPr>
          <w:rFonts w:ascii="Helvetica" w:eastAsia="Times New Roman" w:hAnsi="Helvetica" w:cs="Helvetica"/>
          <w:sz w:val="21"/>
          <w:szCs w:val="21"/>
          <w:lang w:eastAsia="de-DE"/>
        </w:rPr>
        <w:t>oder (vorzugsweise)</w:t>
      </w:r>
      <w:ins w:id="26" w:author="Edda Hofmann" w:date="2014-09-05T13:00:00Z">
        <w:r w:rsidR="001532A3">
          <w:rPr>
            <w:rFonts w:ascii="Helvetica" w:eastAsia="Times New Roman" w:hAnsi="Helvetica" w:cs="Helvetica"/>
            <w:sz w:val="21"/>
            <w:szCs w:val="21"/>
            <w:lang w:eastAsia="de-DE"/>
          </w:rPr>
          <w:t xml:space="preserve"> durch das Bereitstellen eines Anhanges erfolgen.</w:t>
        </w:r>
      </w:ins>
      <w:del w:id="27" w:author="Edda Hofmann" w:date="2014-09-05T13:00:00Z">
        <w:r w:rsidRPr="00342735" w:rsidDel="001532A3">
          <w:rPr>
            <w:rFonts w:ascii="Helvetica" w:eastAsia="Times New Roman" w:hAnsi="Helvetica" w:cs="Helvetica"/>
            <w:sz w:val="21"/>
            <w:szCs w:val="21"/>
            <w:lang w:eastAsia="de-DE"/>
          </w:rPr>
          <w:delText xml:space="preserve"> als Anhang beigefügt werden.</w:delText>
        </w:r>
      </w:del>
      <w:r w:rsidRPr="00342735">
        <w:rPr>
          <w:rFonts w:ascii="Helvetica" w:eastAsia="Times New Roman" w:hAnsi="Helvetica" w:cs="Helvetica"/>
          <w:sz w:val="21"/>
          <w:szCs w:val="21"/>
          <w:lang w:eastAsia="de-DE"/>
        </w:rPr>
        <w:t xml:space="preserve"> Bitte geben Sie nur die Informationen an, die für Ihre Arbeit in den Bereichen Übersetzung und/oder Lokalisierung relevant sind.</w:t>
      </w:r>
    </w:p>
    <w:p w:rsidR="00342735" w:rsidRPr="00342735" w:rsidRDefault="00342735" w:rsidP="00342735">
      <w:pPr>
        <w:shd w:val="clear" w:color="auto" w:fill="FFFFFF"/>
        <w:spacing w:after="150" w:line="300" w:lineRule="atLeast"/>
        <w:rPr>
          <w:rFonts w:ascii="Helvetica" w:eastAsia="Times New Roman" w:hAnsi="Helvetica" w:cs="Helvetica"/>
          <w:sz w:val="21"/>
          <w:szCs w:val="21"/>
          <w:lang w:eastAsia="de-DE"/>
        </w:rPr>
      </w:pPr>
      <w:r w:rsidRPr="00342735">
        <w:rPr>
          <w:rFonts w:ascii="Helvetica" w:eastAsia="Times New Roman" w:hAnsi="Helvetica" w:cs="Helvetica"/>
          <w:sz w:val="21"/>
          <w:szCs w:val="21"/>
          <w:lang w:eastAsia="de-DE"/>
        </w:rPr>
        <w:t>Wir versuchen, alle Anfragen von potenziellen Partnern schnellstmöglich zu beantworten. B</w:t>
      </w:r>
      <w:ins w:id="28" w:author="Edda Hofmann" w:date="2014-09-05T13:01:00Z">
        <w:r w:rsidR="001532A3">
          <w:rPr>
            <w:rFonts w:ascii="Helvetica" w:eastAsia="Times New Roman" w:hAnsi="Helvetica" w:cs="Helvetica"/>
            <w:sz w:val="21"/>
            <w:szCs w:val="21"/>
            <w:lang w:eastAsia="de-DE"/>
          </w:rPr>
          <w:t>i</w:t>
        </w:r>
      </w:ins>
      <w:del w:id="29" w:author="Edda Hofmann" w:date="2014-09-05T13:01:00Z">
        <w:r w:rsidRPr="00342735" w:rsidDel="001532A3">
          <w:rPr>
            <w:rFonts w:ascii="Helvetica" w:eastAsia="Times New Roman" w:hAnsi="Helvetica" w:cs="Helvetica"/>
            <w:sz w:val="21"/>
            <w:szCs w:val="21"/>
            <w:lang w:eastAsia="de-DE"/>
          </w:rPr>
          <w:delText>I</w:delText>
        </w:r>
      </w:del>
      <w:r w:rsidRPr="00342735">
        <w:rPr>
          <w:rFonts w:ascii="Helvetica" w:eastAsia="Times New Roman" w:hAnsi="Helvetica" w:cs="Helvetica"/>
          <w:sz w:val="21"/>
          <w:szCs w:val="21"/>
          <w:lang w:eastAsia="de-DE"/>
        </w:rPr>
        <w:t>tte haben Sie etwas Geduld, wenn Sie nicht sofort eine Rückmeldung erhalten. Vielen Dank für Ihr Interesse an unserem Unternehmen.</w:t>
      </w:r>
      <w:bookmarkStart w:id="30" w:name="_GoBack"/>
      <w:bookmarkEnd w:id="30"/>
    </w:p>
    <w:p w:rsidR="002B338B" w:rsidRPr="00342735" w:rsidRDefault="002B338B" w:rsidP="00342735"/>
    <w:sectPr w:rsidR="002B338B" w:rsidRPr="00342735" w:rsidSect="002B338B">
      <w:pgSz w:w="11906" w:h="16838"/>
      <w:pgMar w:top="1417"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Yanone Kaffeesatz Regular">
    <w:panose1 w:val="02000000000000000000"/>
    <w:charset w:val="00"/>
    <w:family w:val="auto"/>
    <w:pitch w:val="variable"/>
    <w:sig w:usb0="800000AF" w:usb1="4000204B"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A67942"/>
    <w:multiLevelType w:val="multilevel"/>
    <w:tmpl w:val="5BB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83B"/>
    <w:rsid w:val="001532A3"/>
    <w:rsid w:val="001C183B"/>
    <w:rsid w:val="002B338B"/>
    <w:rsid w:val="003427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34273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2B338B"/>
    <w:pPr>
      <w:spacing w:after="0" w:line="240" w:lineRule="auto"/>
    </w:pPr>
    <w:rPr>
      <w:rFonts w:ascii="Consolas" w:hAnsi="Consolas" w:cs="Consolas"/>
      <w:sz w:val="21"/>
      <w:szCs w:val="21"/>
    </w:rPr>
  </w:style>
  <w:style w:type="character" w:customStyle="1" w:styleId="NurTextZchn">
    <w:name w:val="Nur Text Zchn"/>
    <w:basedOn w:val="Absatz-Standardschriftart"/>
    <w:link w:val="NurText"/>
    <w:uiPriority w:val="99"/>
    <w:rsid w:val="002B338B"/>
    <w:rPr>
      <w:rFonts w:ascii="Consolas" w:hAnsi="Consolas" w:cs="Consolas"/>
      <w:sz w:val="21"/>
      <w:szCs w:val="21"/>
    </w:rPr>
  </w:style>
  <w:style w:type="character" w:customStyle="1" w:styleId="berschrift3Zchn">
    <w:name w:val="Überschrift 3 Zchn"/>
    <w:basedOn w:val="Absatz-Standardschriftart"/>
    <w:link w:val="berschrift3"/>
    <w:uiPriority w:val="9"/>
    <w:rsid w:val="00342735"/>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34273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4273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34273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2B338B"/>
    <w:pPr>
      <w:spacing w:after="0" w:line="240" w:lineRule="auto"/>
    </w:pPr>
    <w:rPr>
      <w:rFonts w:ascii="Consolas" w:hAnsi="Consolas" w:cs="Consolas"/>
      <w:sz w:val="21"/>
      <w:szCs w:val="21"/>
    </w:rPr>
  </w:style>
  <w:style w:type="character" w:customStyle="1" w:styleId="NurTextZchn">
    <w:name w:val="Nur Text Zchn"/>
    <w:basedOn w:val="Absatz-Standardschriftart"/>
    <w:link w:val="NurText"/>
    <w:uiPriority w:val="99"/>
    <w:rsid w:val="002B338B"/>
    <w:rPr>
      <w:rFonts w:ascii="Consolas" w:hAnsi="Consolas" w:cs="Consolas"/>
      <w:sz w:val="21"/>
      <w:szCs w:val="21"/>
    </w:rPr>
  </w:style>
  <w:style w:type="character" w:customStyle="1" w:styleId="berschrift3Zchn">
    <w:name w:val="Überschrift 3 Zchn"/>
    <w:basedOn w:val="Absatz-Standardschriftart"/>
    <w:link w:val="berschrift3"/>
    <w:uiPriority w:val="9"/>
    <w:rsid w:val="00342735"/>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34273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427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75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3879</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GHS</Company>
  <LinksUpToDate>false</LinksUpToDate>
  <CharactersWithSpaces>4486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Edda Hofmann</dc:creator>
  <cp:lastModifiedBy>Edda Hofmann</cp:lastModifiedBy>
  <cp:revision>2</cp:revision>
  <dcterms:created xsi:type="dcterms:W3CDTF">2014-09-05T11:02:00Z</dcterms:created>
  <dcterms:modified xsi:type="dcterms:W3CDTF">2014-09-05T11:02:00Z</dcterms:modified>
</cp:coreProperties>
</file>